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EAFA" w14:textId="592E01A3" w:rsidR="00A138A5" w:rsidRPr="00A138A5" w:rsidRDefault="00A138A5" w:rsidP="00A13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GPS WEBSITE — SCHEMATIC ARCHITECTURE &amp; WEBMASTER GUIDELINE</w:t>
      </w:r>
      <w:ins w:id="0" w:author="WAJIHA RAZA RIZVI" w:date="2026-07-21T21:23:00Z" w16du:dateUtc="2026-07-21T20:23:00Z">
        <w:r w:rsidR="007830E3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S</w:t>
        </w:r>
      </w:ins>
    </w:p>
    <w:p w14:paraId="208B482C" w14:textId="5E77C451" w:rsidR="00A138A5" w:rsidRPr="00A138A5" w:rsidRDefault="00A138A5" w:rsidP="00A1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1" w:author="WAJIHA RAZA RIZVI" w:date="2026-07-21T21:23:00Z" w16du:dateUtc="2026-07-21T20:23:00Z">
        <w:r w:rsidRPr="00A138A5" w:rsidDel="007830E3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 xml:space="preserve">Guiding </w:delText>
        </w:r>
      </w:del>
      <w:r w:rsidRPr="00A13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</w:t>
      </w:r>
    </w:p>
    <w:p w14:paraId="1A5C812D" w14:textId="78C88087" w:rsidR="00A138A5" w:rsidRPr="00A138A5" w:rsidRDefault="007830E3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ins w:id="2" w:author="WAJIHA RAZA RIZVI" w:date="2026-07-21T21:24:00Z" w16du:dateUtc="2026-07-21T20:24:00Z">
        <w: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The </w:t>
        </w:r>
      </w:ins>
      <w:r w:rsidR="00A138A5"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GPS </w:t>
      </w:r>
      <w:ins w:id="3" w:author="WAJIHA RAZA RIZVI" w:date="2026-07-21T21:24:00Z" w16du:dateUtc="2026-07-21T20:24:00Z">
        <w: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website </w:t>
        </w:r>
      </w:ins>
      <w:r w:rsidR="00A138A5"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feel like a living global ecosystem connecting knowledge to action and impact</w:t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del w:id="4" w:author="WAJIHA RAZA RIZVI" w:date="2026-07-21T21:25:00Z" w16du:dateUtc="2026-07-21T20:25:00Z">
        <w:r w:rsidRPr="00A138A5" w:rsidDel="007830E3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It</w:delText>
        </w:r>
        <w:r w:rsidRPr="007830E3" w:rsidDel="007830E3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 xml:space="preserve"> </w:delText>
        </w:r>
      </w:del>
      <w:ins w:id="5" w:author="WAJIHA RAZA RIZVI" w:date="2026-07-21T21:25:00Z" w16du:dateUtc="2026-07-21T20:25:00Z">
        <w: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Focu</w:t>
        </w:r>
      </w:ins>
      <w:ins w:id="6" w:author="WAJIHA RAZA RIZVI" w:date="2026-07-21T21:26:00Z" w16du:dateUtc="2026-07-21T20:26:00Z">
        <w: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sing on academia, industry and business, i</w:t>
        </w:r>
      </w:ins>
      <w:ins w:id="7" w:author="WAJIHA RAZA RIZVI" w:date="2026-07-21T21:25:00Z" w16du:dateUtc="2026-07-21T20:25:00Z">
        <w:r w:rsidRPr="00A138A5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t</w:t>
        </w:r>
        <w:r w:rsidRPr="007830E3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</w:t>
        </w:r>
      </w:ins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should not look like </w:t>
      </w:r>
      <w:ins w:id="8" w:author="WAJIHA RAZA RIZVI" w:date="2026-07-21T21:25:00Z" w16du:dateUtc="2026-07-21T20:25:00Z">
        <w: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the website of </w:t>
        </w:r>
      </w:ins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traditional university, NGO, or intergovernmental organization</w:t>
      </w:r>
      <w:r w:rsidR="00A138A5"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14A610B" w14:textId="77777777" w:rsidR="007830E3" w:rsidRDefault="00A138A5" w:rsidP="007830E3">
      <w:pPr>
        <w:spacing w:after="0" w:line="240" w:lineRule="auto"/>
        <w:rPr>
          <w:ins w:id="9" w:author="WAJIHA RAZA RIZVI" w:date="2026-07-21T21:27:00Z" w16du:dateUtc="2026-07-21T20:27:00Z"/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inspiration: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  <w:t>Stanford — visual elegance and storytelling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  <w:t>Harvard — information architecture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  <w:t>UC Berkeley — impact orientation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  <w:t>OSC — institutional and governance clarity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9D44FDF" w14:textId="40168349" w:rsidR="00A138A5" w:rsidRDefault="00A138A5" w:rsidP="007830E3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830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GPS — unique ecosystem identity</w:t>
      </w:r>
    </w:p>
    <w:p w14:paraId="11090484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GPS Logic:</w:t>
      </w:r>
    </w:p>
    <w:p w14:paraId="21FF0203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↔ INNOVATION ↔ ENTERPRISE ↔ POLICY → IMPACT</w:t>
      </w:r>
    </w:p>
    <w:p w14:paraId="4EFD008F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t>The relationship should be presented as interconnected rather than strictly linear.</w:t>
      </w:r>
    </w:p>
    <w:p w14:paraId="5B0B5520" w14:textId="77777777" w:rsidR="00A138A5" w:rsidRPr="00A138A5" w:rsidRDefault="00000000" w:rsidP="00A1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7A2E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CD8B09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MAIN WEBSITE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440"/>
        <w:gridCol w:w="2280"/>
        <w:gridCol w:w="2265"/>
        <w:gridCol w:w="1671"/>
      </w:tblGrid>
      <w:tr w:rsidR="00A138A5" w:rsidRPr="00470D52" w14:paraId="3CEAA34A" w14:textId="77777777" w:rsidTr="00470D52">
        <w:trPr>
          <w:tblHeader/>
          <w:tblCellSpacing w:w="15" w:type="dxa"/>
        </w:trPr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545BAD03" w14:textId="77777777" w:rsidR="00A138A5" w:rsidRPr="00470D52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470D5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MAIN NAVIGATION</w:t>
            </w:r>
          </w:p>
        </w:tc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5C0936A3" w14:textId="77777777" w:rsidR="00A138A5" w:rsidRPr="00470D52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470D5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SUBMENU / SECOND LEVEL</w:t>
            </w:r>
          </w:p>
        </w:tc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6881F04A" w14:textId="77777777" w:rsidR="00A138A5" w:rsidRPr="00470D52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470D5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KEY CONTENT</w:t>
            </w:r>
          </w:p>
        </w:tc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5BEC485C" w14:textId="77777777" w:rsidR="00A138A5" w:rsidRPr="00470D52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470D5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VISUAL / FUNCTIONAL TREATMENT</w:t>
            </w:r>
          </w:p>
        </w:tc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12A0C678" w14:textId="77777777" w:rsidR="00A138A5" w:rsidRPr="00470D52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470D5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NOTES FOR WEBMASTER</w:t>
            </w:r>
          </w:p>
        </w:tc>
      </w:tr>
      <w:tr w:rsidR="00A138A5" w:rsidRPr="00A138A5" w14:paraId="186F4BD3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087227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B427EE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10C5DC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identity and overview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2769C0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visual, dynamic homepage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B4C47E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Visitor should understand GPS within 30 seconds</w:t>
            </w:r>
          </w:p>
        </w:tc>
      </w:tr>
      <w:tr w:rsidR="00A138A5" w:rsidRPr="00A138A5" w14:paraId="509C4927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0BCAE8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ABOUT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17F3DF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GPS?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97901E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Initiative, motivation, intellectual context, historical context, purpose, distinctive identity, global positioning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24BB43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introductory text + visual storytelling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D4CA68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the intellectual rationale for GPS</w:t>
            </w:r>
          </w:p>
        </w:tc>
      </w:tr>
      <w:tr w:rsidR="00A138A5" w:rsidRPr="00A138A5" w14:paraId="222D0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300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D2C56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Mission &amp; Vision</w:t>
            </w:r>
          </w:p>
        </w:tc>
        <w:tc>
          <w:tcPr>
            <w:tcW w:w="0" w:type="auto"/>
            <w:vAlign w:val="center"/>
            <w:hideMark/>
          </w:tcPr>
          <w:p w14:paraId="05ECBF9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Mission, vision, values</w:t>
            </w:r>
          </w:p>
        </w:tc>
        <w:tc>
          <w:tcPr>
            <w:tcW w:w="0" w:type="auto"/>
            <w:vAlign w:val="center"/>
            <w:hideMark/>
          </w:tcPr>
          <w:p w14:paraId="667FBBC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institutional presentation</w:t>
            </w:r>
          </w:p>
        </w:tc>
        <w:tc>
          <w:tcPr>
            <w:tcW w:w="0" w:type="auto"/>
            <w:vAlign w:val="center"/>
            <w:hideMark/>
          </w:tcPr>
          <w:p w14:paraId="4D53C80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and compelling</w:t>
            </w:r>
          </w:p>
        </w:tc>
      </w:tr>
      <w:tr w:rsidR="00A138A5" w:rsidRPr="00A138A5" w14:paraId="23590223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21391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977CB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 Story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98917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Origins and evolution of GPS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12187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406B1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development of GPS</w:t>
            </w:r>
          </w:p>
        </w:tc>
      </w:tr>
      <w:tr w:rsidR="00A138A5" w:rsidRPr="00A138A5" w14:paraId="632F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B5B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4EB50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 Approach</w:t>
            </w:r>
          </w:p>
        </w:tc>
        <w:tc>
          <w:tcPr>
            <w:tcW w:w="0" w:type="auto"/>
            <w:vAlign w:val="center"/>
            <w:hideMark/>
          </w:tcPr>
          <w:p w14:paraId="1384747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Transdisciplinary and trans-sectoral model</w:t>
            </w:r>
          </w:p>
        </w:tc>
        <w:tc>
          <w:tcPr>
            <w:tcW w:w="0" w:type="auto"/>
            <w:vAlign w:val="center"/>
            <w:hideMark/>
          </w:tcPr>
          <w:p w14:paraId="5B74AA4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Ecosystem diagram</w:t>
            </w:r>
          </w:p>
        </w:tc>
        <w:tc>
          <w:tcPr>
            <w:tcW w:w="0" w:type="auto"/>
            <w:vAlign w:val="center"/>
            <w:hideMark/>
          </w:tcPr>
          <w:p w14:paraId="25B6719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makes GPS distinctive</w:t>
            </w:r>
          </w:p>
        </w:tc>
      </w:tr>
      <w:tr w:rsidR="00A138A5" w:rsidRPr="00A138A5" w14:paraId="4E7477CE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06FCA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1735A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Framework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72679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Priorities, objectives, long-term direction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FBF0F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Infographic / downloadable documents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5895B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strategic documents</w:t>
            </w:r>
          </w:p>
        </w:tc>
      </w:tr>
      <w:tr w:rsidR="00A138A5" w:rsidRPr="00A138A5" w14:paraId="3492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EA0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32363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5563CD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structure</w:t>
            </w:r>
          </w:p>
        </w:tc>
        <w:tc>
          <w:tcPr>
            <w:tcW w:w="0" w:type="auto"/>
            <w:vAlign w:val="center"/>
            <w:hideMark/>
          </w:tcPr>
          <w:p w14:paraId="7867BBD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Organizational diagram</w:t>
            </w:r>
          </w:p>
        </w:tc>
        <w:tc>
          <w:tcPr>
            <w:tcW w:w="0" w:type="auto"/>
            <w:vAlign w:val="center"/>
            <w:hideMark/>
          </w:tcPr>
          <w:p w14:paraId="3E9D535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clarity</w:t>
            </w:r>
          </w:p>
        </w:tc>
      </w:tr>
      <w:tr w:rsidR="00A138A5" w:rsidRPr="00A138A5" w14:paraId="51EB552B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DD4FF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513E4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Hubs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CFD0B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Kigali, Addis Ababa, Dakar, Accra, São Paulo, Martinique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86C49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map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2F981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future hubs to be added</w:t>
            </w:r>
          </w:p>
        </w:tc>
      </w:tr>
      <w:tr w:rsidR="00A138A5" w:rsidRPr="00A138A5" w14:paraId="262D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3B2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FCE33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Positioning</w:t>
            </w:r>
          </w:p>
        </w:tc>
        <w:tc>
          <w:tcPr>
            <w:tcW w:w="0" w:type="auto"/>
            <w:vAlign w:val="center"/>
            <w:hideMark/>
          </w:tcPr>
          <w:p w14:paraId="62A4A61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within the Global South and global partnerships</w:t>
            </w:r>
          </w:p>
        </w:tc>
        <w:tc>
          <w:tcPr>
            <w:tcW w:w="0" w:type="auto"/>
            <w:vAlign w:val="center"/>
            <w:hideMark/>
          </w:tcPr>
          <w:p w14:paraId="6184B1A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+ short narrative</w:t>
            </w:r>
          </w:p>
        </w:tc>
        <w:tc>
          <w:tcPr>
            <w:tcW w:w="0" w:type="auto"/>
            <w:vAlign w:val="center"/>
            <w:hideMark/>
          </w:tcPr>
          <w:p w14:paraId="3A9FF95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Emphasize South-South and South-Global cooperation</w:t>
            </w:r>
          </w:p>
        </w:tc>
      </w:tr>
      <w:tr w:rsidR="00A138A5" w:rsidRPr="00A138A5" w14:paraId="1780E498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BF5E0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87A20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5F3B0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Outcomes, KPIs, achievements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67A77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Numbers + impact stories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90AE7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evolve as GPS grows</w:t>
            </w:r>
          </w:p>
        </w:tc>
      </w:tr>
      <w:tr w:rsidR="00A138A5" w:rsidRPr="00A138A5" w14:paraId="0FCC2031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6CE4FE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OUR WORK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3DBD24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Knowledge Generation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31E5EE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Research, universities, knowledge networks, publications, training, fellowships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F2AD86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Pillar landing page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9BC81C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of four interconnected pillars</w:t>
            </w:r>
          </w:p>
        </w:tc>
      </w:tr>
      <w:tr w:rsidR="00A138A5" w:rsidRPr="00A138A5" w14:paraId="3032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AA4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C1362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 &amp; Innovation</w:t>
            </w:r>
          </w:p>
        </w:tc>
        <w:tc>
          <w:tcPr>
            <w:tcW w:w="0" w:type="auto"/>
            <w:vAlign w:val="center"/>
            <w:hideMark/>
          </w:tcPr>
          <w:p w14:paraId="4047120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AI, digital transformation, innovation labs, entrepreneurship, smart agriculture, health innovation</w:t>
            </w:r>
          </w:p>
        </w:tc>
        <w:tc>
          <w:tcPr>
            <w:tcW w:w="0" w:type="auto"/>
            <w:vAlign w:val="center"/>
            <w:hideMark/>
          </w:tcPr>
          <w:p w14:paraId="018BF95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Pillar landing page</w:t>
            </w:r>
          </w:p>
        </w:tc>
        <w:tc>
          <w:tcPr>
            <w:tcW w:w="0" w:type="auto"/>
            <w:vAlign w:val="center"/>
            <w:hideMark/>
          </w:tcPr>
          <w:p w14:paraId="71E9C4D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research to practical solutions</w:t>
            </w:r>
          </w:p>
        </w:tc>
      </w:tr>
      <w:tr w:rsidR="00A138A5" w:rsidRPr="00A138A5" w14:paraId="4AE48B10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65BBC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E1E72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6ED5C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sector, industry, start-ups, investment, business partnerships, executive education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0B4B9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Pillar landing page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5FD11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enterprise to knowledge and impact</w:t>
            </w:r>
          </w:p>
        </w:tc>
      </w:tr>
      <w:tr w:rsidR="00A138A5" w:rsidRPr="00A138A5" w14:paraId="714AB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B16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1D153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&amp; Public Leadership</w:t>
            </w:r>
          </w:p>
        </w:tc>
        <w:tc>
          <w:tcPr>
            <w:tcW w:w="0" w:type="auto"/>
            <w:vAlign w:val="center"/>
            <w:hideMark/>
          </w:tcPr>
          <w:p w14:paraId="6CC4525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Public policy, governance, governments, </w:t>
            </w: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diplomacy, policy advisory, leadership dialogues</w:t>
            </w:r>
          </w:p>
        </w:tc>
        <w:tc>
          <w:tcPr>
            <w:tcW w:w="0" w:type="auto"/>
            <w:vAlign w:val="center"/>
            <w:hideMark/>
          </w:tcPr>
          <w:p w14:paraId="4297F8F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Pillar landing page</w:t>
            </w:r>
          </w:p>
        </w:tc>
        <w:tc>
          <w:tcPr>
            <w:tcW w:w="0" w:type="auto"/>
            <w:vAlign w:val="center"/>
            <w:hideMark/>
          </w:tcPr>
          <w:p w14:paraId="5B373DC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Connect knowledge and </w:t>
            </w: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innovation to policymaking</w:t>
            </w:r>
          </w:p>
        </w:tc>
      </w:tr>
      <w:tr w:rsidR="00A138A5" w:rsidRPr="00A138A5" w14:paraId="23E261A0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A5CE51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PEOPLE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8CE1AF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Board of Directors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5EE687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Profiles and biographies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62AE0D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 profile cards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601889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6DC5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FD4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4BA76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0662709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Director and leadership</w:t>
            </w:r>
          </w:p>
        </w:tc>
        <w:tc>
          <w:tcPr>
            <w:tcW w:w="0" w:type="auto"/>
            <w:vAlign w:val="center"/>
            <w:hideMark/>
          </w:tcPr>
          <w:p w14:paraId="0985231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cards</w:t>
            </w:r>
          </w:p>
        </w:tc>
        <w:tc>
          <w:tcPr>
            <w:tcW w:w="0" w:type="auto"/>
            <w:vAlign w:val="center"/>
            <w:hideMark/>
          </w:tcPr>
          <w:p w14:paraId="53A0474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38B8C17B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26F7B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FB23E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 Advisory Board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9CC2E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 advisors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EF344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cards + countries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B4449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5204A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56F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8CF07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Leadership</w:t>
            </w:r>
          </w:p>
        </w:tc>
        <w:tc>
          <w:tcPr>
            <w:tcW w:w="0" w:type="auto"/>
            <w:vAlign w:val="center"/>
            <w:hideMark/>
          </w:tcPr>
          <w:p w14:paraId="67F0F24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and regional leaders</w:t>
            </w:r>
          </w:p>
        </w:tc>
        <w:tc>
          <w:tcPr>
            <w:tcW w:w="0" w:type="auto"/>
            <w:vAlign w:val="center"/>
            <w:hideMark/>
          </w:tcPr>
          <w:p w14:paraId="218C1FE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Map-linked profiles</w:t>
            </w:r>
          </w:p>
        </w:tc>
        <w:tc>
          <w:tcPr>
            <w:tcW w:w="0" w:type="auto"/>
            <w:vAlign w:val="center"/>
            <w:hideMark/>
          </w:tcPr>
          <w:p w14:paraId="17AFE58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FCCF22B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69345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0AD05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Experts &amp; Fellows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E688E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Researchers, specialists, fellows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1F82E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Searchable/filterable directory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ECAD9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scalable feature</w:t>
            </w:r>
          </w:p>
        </w:tc>
      </w:tr>
      <w:tr w:rsidR="00A138A5" w:rsidRPr="00A138A5" w14:paraId="2AB1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33D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97846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Distinguished Contributors</w:t>
            </w:r>
          </w:p>
        </w:tc>
        <w:tc>
          <w:tcPr>
            <w:tcW w:w="0" w:type="auto"/>
            <w:vAlign w:val="center"/>
            <w:hideMark/>
          </w:tcPr>
          <w:p w14:paraId="19BE8AE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Writers, thinkers, public figures, innovators</w:t>
            </w:r>
          </w:p>
        </w:tc>
        <w:tc>
          <w:tcPr>
            <w:tcW w:w="0" w:type="auto"/>
            <w:vAlign w:val="center"/>
            <w:hideMark/>
          </w:tcPr>
          <w:p w14:paraId="3DE4927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Editorial profiles</w:t>
            </w:r>
          </w:p>
        </w:tc>
        <w:tc>
          <w:tcPr>
            <w:tcW w:w="0" w:type="auto"/>
            <w:vAlign w:val="center"/>
            <w:hideMark/>
          </w:tcPr>
          <w:p w14:paraId="04D2EBE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27A27CB9" w14:textId="77777777" w:rsidTr="00470D52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089D5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8A1DC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 Leaders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A5343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Emerging leaders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D1ACA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Human-centered profiles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D947C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F5AC660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F97953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544D1F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Hubs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C38199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offices and regional structures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F3BAC4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Interactive Global Map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F4CC62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 feature</w:t>
            </w:r>
          </w:p>
        </w:tc>
      </w:tr>
      <w:tr w:rsidR="00A138A5" w:rsidRPr="00A138A5" w14:paraId="3038A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FC2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6F707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Universities</w:t>
            </w:r>
          </w:p>
        </w:tc>
        <w:tc>
          <w:tcPr>
            <w:tcW w:w="0" w:type="auto"/>
            <w:vAlign w:val="center"/>
            <w:hideMark/>
          </w:tcPr>
          <w:p w14:paraId="023A537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University partners</w:t>
            </w:r>
          </w:p>
        </w:tc>
        <w:tc>
          <w:tcPr>
            <w:tcW w:w="0" w:type="auto"/>
            <w:vAlign w:val="center"/>
            <w:hideMark/>
          </w:tcPr>
          <w:p w14:paraId="12A07B4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Logos + profiles + map</w:t>
            </w:r>
          </w:p>
        </w:tc>
        <w:tc>
          <w:tcPr>
            <w:tcW w:w="0" w:type="auto"/>
            <w:vAlign w:val="center"/>
            <w:hideMark/>
          </w:tcPr>
          <w:p w14:paraId="31A55EF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36251245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8C3C8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F9AA9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Governments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12C74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Government relationships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751B1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presentation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9CD85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7B0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BA8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12C89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Sector</w:t>
            </w:r>
          </w:p>
        </w:tc>
        <w:tc>
          <w:tcPr>
            <w:tcW w:w="0" w:type="auto"/>
            <w:vAlign w:val="center"/>
            <w:hideMark/>
          </w:tcPr>
          <w:p w14:paraId="72A6839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Corporate and industry partners</w:t>
            </w:r>
          </w:p>
        </w:tc>
        <w:tc>
          <w:tcPr>
            <w:tcW w:w="0" w:type="auto"/>
            <w:vAlign w:val="center"/>
            <w:hideMark/>
          </w:tcPr>
          <w:p w14:paraId="7912911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cards</w:t>
            </w:r>
          </w:p>
        </w:tc>
        <w:tc>
          <w:tcPr>
            <w:tcW w:w="0" w:type="auto"/>
            <w:vAlign w:val="center"/>
            <w:hideMark/>
          </w:tcPr>
          <w:p w14:paraId="5856095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638AD41C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D551E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B3741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 Organizations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787AA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Multilateral partners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0647A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cards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F7126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5B155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215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2316E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Society</w:t>
            </w:r>
          </w:p>
        </w:tc>
        <w:tc>
          <w:tcPr>
            <w:tcW w:w="0" w:type="auto"/>
            <w:vAlign w:val="center"/>
            <w:hideMark/>
          </w:tcPr>
          <w:p w14:paraId="5631E2F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CSO partners</w:t>
            </w:r>
          </w:p>
        </w:tc>
        <w:tc>
          <w:tcPr>
            <w:tcW w:w="0" w:type="auto"/>
            <w:vAlign w:val="center"/>
            <w:hideMark/>
          </w:tcPr>
          <w:p w14:paraId="52DD427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cards</w:t>
            </w:r>
          </w:p>
        </w:tc>
        <w:tc>
          <w:tcPr>
            <w:tcW w:w="0" w:type="auto"/>
            <w:vAlign w:val="center"/>
            <w:hideMark/>
          </w:tcPr>
          <w:p w14:paraId="0D4CEC6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3162C5B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576C3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DF73E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Partners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6DB99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institutions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76701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cards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B7C53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833F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7EF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03B6C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Diaspora Network</w:t>
            </w:r>
          </w:p>
        </w:tc>
        <w:tc>
          <w:tcPr>
            <w:tcW w:w="0" w:type="auto"/>
            <w:vAlign w:val="center"/>
            <w:hideMark/>
          </w:tcPr>
          <w:p w14:paraId="2386C89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diaspora engagement</w:t>
            </w:r>
          </w:p>
        </w:tc>
        <w:tc>
          <w:tcPr>
            <w:tcW w:w="0" w:type="auto"/>
            <w:vAlign w:val="center"/>
            <w:hideMark/>
          </w:tcPr>
          <w:p w14:paraId="04CAA88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/ network</w:t>
            </w:r>
          </w:p>
        </w:tc>
        <w:tc>
          <w:tcPr>
            <w:tcW w:w="0" w:type="auto"/>
            <w:vAlign w:val="center"/>
            <w:hideMark/>
          </w:tcPr>
          <w:p w14:paraId="6DAFB15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B1AA617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58834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B1A8E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Institutions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A9FC9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institutional partners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4BEFC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 directory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3A13E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6587C3B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8628F0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INITIATIVES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815F51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Kigali Knowledge Week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D68E66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Flagship international convening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C5CA05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microsite-style page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880F58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Purpose, partners, </w:t>
            </w: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program, news, impact</w:t>
            </w:r>
          </w:p>
        </w:tc>
      </w:tr>
      <w:tr w:rsidR="00A138A5" w:rsidRPr="00A138A5" w14:paraId="5FE4F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E01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7C9BF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GCUB General Assembly</w:t>
            </w:r>
          </w:p>
        </w:tc>
        <w:tc>
          <w:tcPr>
            <w:tcW w:w="0" w:type="auto"/>
            <w:vAlign w:val="center"/>
            <w:hideMark/>
          </w:tcPr>
          <w:p w14:paraId="31782DF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cooperation initiative</w:t>
            </w:r>
          </w:p>
        </w:tc>
        <w:tc>
          <w:tcPr>
            <w:tcW w:w="0" w:type="auto"/>
            <w:vAlign w:val="center"/>
            <w:hideMark/>
          </w:tcPr>
          <w:p w14:paraId="6A894C6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project/event page</w:t>
            </w:r>
          </w:p>
        </w:tc>
        <w:tc>
          <w:tcPr>
            <w:tcW w:w="0" w:type="auto"/>
            <w:vAlign w:val="center"/>
            <w:hideMark/>
          </w:tcPr>
          <w:p w14:paraId="3044F12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675F10CB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280C4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6D162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International Convenings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F6CB5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global and regional convenings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E3191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Event/project pages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46CE2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35BC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342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21B86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Reparations Initiative</w:t>
            </w:r>
          </w:p>
        </w:tc>
        <w:tc>
          <w:tcPr>
            <w:tcW w:w="0" w:type="auto"/>
            <w:vAlign w:val="center"/>
            <w:hideMark/>
          </w:tcPr>
          <w:p w14:paraId="2FAC010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Research, policy, advocacy, dialogue</w:t>
            </w:r>
          </w:p>
        </w:tc>
        <w:tc>
          <w:tcPr>
            <w:tcW w:w="0" w:type="auto"/>
            <w:vAlign w:val="center"/>
            <w:hideMark/>
          </w:tcPr>
          <w:p w14:paraId="74B0AA4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initiative page</w:t>
            </w:r>
          </w:p>
        </w:tc>
        <w:tc>
          <w:tcPr>
            <w:tcW w:w="0" w:type="auto"/>
            <w:vAlign w:val="center"/>
            <w:hideMark/>
          </w:tcPr>
          <w:p w14:paraId="388086B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A230DA1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5622C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813F3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for the Global South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63757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AI, research, policy, innovation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9EA84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initiative page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A9A4C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6F4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C13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D6374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Impact Observatory</w:t>
            </w:r>
          </w:p>
        </w:tc>
        <w:tc>
          <w:tcPr>
            <w:tcW w:w="0" w:type="auto"/>
            <w:vAlign w:val="center"/>
            <w:hideMark/>
          </w:tcPr>
          <w:p w14:paraId="0812E39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impact and transformation</w:t>
            </w:r>
          </w:p>
        </w:tc>
        <w:tc>
          <w:tcPr>
            <w:tcW w:w="0" w:type="auto"/>
            <w:vAlign w:val="center"/>
            <w:hideMark/>
          </w:tcPr>
          <w:p w14:paraId="57B251E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Data-driven page</w:t>
            </w:r>
          </w:p>
        </w:tc>
        <w:tc>
          <w:tcPr>
            <w:tcW w:w="0" w:type="auto"/>
            <w:vAlign w:val="center"/>
            <w:hideMark/>
          </w:tcPr>
          <w:p w14:paraId="6EFCE54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expandable platform</w:t>
            </w:r>
          </w:p>
        </w:tc>
      </w:tr>
      <w:tr w:rsidR="00A138A5" w:rsidRPr="00A138A5" w14:paraId="4EBBA435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F2488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D454C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South Data &amp; Foresight Platform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C44C6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Data, trends, foresight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B4C30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Interactive/data page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AB67D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strategic feature</w:t>
            </w:r>
          </w:p>
        </w:tc>
      </w:tr>
      <w:tr w:rsidR="00A138A5" w:rsidRPr="00A138A5" w14:paraId="61DD0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5DD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F70F9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Youth &amp; Leadership</w:t>
            </w:r>
          </w:p>
        </w:tc>
        <w:tc>
          <w:tcPr>
            <w:tcW w:w="0" w:type="auto"/>
            <w:vAlign w:val="center"/>
            <w:hideMark/>
          </w:tcPr>
          <w:p w14:paraId="6D1DE69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Youth initiatives</w:t>
            </w:r>
          </w:p>
        </w:tc>
        <w:tc>
          <w:tcPr>
            <w:tcW w:w="0" w:type="auto"/>
            <w:vAlign w:val="center"/>
            <w:hideMark/>
          </w:tcPr>
          <w:p w14:paraId="2F2383A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Stories + programs</w:t>
            </w:r>
          </w:p>
        </w:tc>
        <w:tc>
          <w:tcPr>
            <w:tcW w:w="0" w:type="auto"/>
            <w:vAlign w:val="center"/>
            <w:hideMark/>
          </w:tcPr>
          <w:p w14:paraId="007D4C1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EEEE802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3C78D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F5425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Community-Based Initiatives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FF339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implementation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6BDB5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stories + projects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CB43A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FD86FCE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E47711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KNOWLEDGE HUB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5CB3DF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Outlook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1147A0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flagship publication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999535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Magazine/publication interface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A1E84C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6A316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FD6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18961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SouthPlus</w:t>
            </w:r>
          </w:p>
        </w:tc>
        <w:tc>
          <w:tcPr>
            <w:tcW w:w="0" w:type="auto"/>
            <w:vAlign w:val="center"/>
            <w:hideMark/>
          </w:tcPr>
          <w:p w14:paraId="2742D97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Multimedia and intellectual platform</w:t>
            </w:r>
          </w:p>
        </w:tc>
        <w:tc>
          <w:tcPr>
            <w:tcW w:w="0" w:type="auto"/>
            <w:vAlign w:val="center"/>
            <w:hideMark/>
          </w:tcPr>
          <w:p w14:paraId="4A9E177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Distinctive editorial identity</w:t>
            </w:r>
          </w:p>
        </w:tc>
        <w:tc>
          <w:tcPr>
            <w:tcW w:w="0" w:type="auto"/>
            <w:vAlign w:val="center"/>
            <w:hideMark/>
          </w:tcPr>
          <w:p w14:paraId="2DF6A55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C063FDA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DB0CF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8C7A4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Journal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3BD1E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journal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EF87A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 interface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3395C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Calls for papers</w:t>
            </w:r>
          </w:p>
        </w:tc>
      </w:tr>
      <w:tr w:rsidR="00A138A5" w:rsidRPr="00A138A5" w14:paraId="4ED89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3D0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4DFD2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Briefs</w:t>
            </w:r>
          </w:p>
        </w:tc>
        <w:tc>
          <w:tcPr>
            <w:tcW w:w="0" w:type="auto"/>
            <w:vAlign w:val="center"/>
            <w:hideMark/>
          </w:tcPr>
          <w:p w14:paraId="7EF673B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Policy-oriented publications</w:t>
            </w:r>
          </w:p>
        </w:tc>
        <w:tc>
          <w:tcPr>
            <w:tcW w:w="0" w:type="auto"/>
            <w:vAlign w:val="center"/>
            <w:hideMark/>
          </w:tcPr>
          <w:p w14:paraId="4FC1776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Filterable repository</w:t>
            </w:r>
          </w:p>
        </w:tc>
        <w:tc>
          <w:tcPr>
            <w:tcW w:w="0" w:type="auto"/>
            <w:vAlign w:val="center"/>
            <w:hideMark/>
          </w:tcPr>
          <w:p w14:paraId="4C0DF76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9D37D64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037C3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C263B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Reports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7738D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publications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CD85F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Search/filter/download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9A705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19CE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0E0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EC7B2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Papers</w:t>
            </w:r>
          </w:p>
        </w:tc>
        <w:tc>
          <w:tcPr>
            <w:tcW w:w="0" w:type="auto"/>
            <w:vAlign w:val="center"/>
            <w:hideMark/>
          </w:tcPr>
          <w:p w14:paraId="2A3C8C5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and policy papers</w:t>
            </w:r>
          </w:p>
        </w:tc>
        <w:tc>
          <w:tcPr>
            <w:tcW w:w="0" w:type="auto"/>
            <w:vAlign w:val="center"/>
            <w:hideMark/>
          </w:tcPr>
          <w:p w14:paraId="6FE18A6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A884BB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12ADD5BF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A79DF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64ED4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 &amp; Monographs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EF3B4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books and related publications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C2942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bookshelf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BB335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EF2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AFF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847DB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23D66C1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cases and lessons</w:t>
            </w:r>
          </w:p>
        </w:tc>
        <w:tc>
          <w:tcPr>
            <w:tcW w:w="0" w:type="auto"/>
            <w:vAlign w:val="center"/>
            <w:hideMark/>
          </w:tcPr>
          <w:p w14:paraId="73FD1C5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 content</w:t>
            </w:r>
          </w:p>
        </w:tc>
        <w:tc>
          <w:tcPr>
            <w:tcW w:w="0" w:type="auto"/>
            <w:vAlign w:val="center"/>
            <w:hideMark/>
          </w:tcPr>
          <w:p w14:paraId="503651E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3BAEA4F3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CA00A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886B6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Library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8DFD2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Documents and resources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534AE3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function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0D061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3181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D1E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53334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Podcasts</w:t>
            </w:r>
          </w:p>
        </w:tc>
        <w:tc>
          <w:tcPr>
            <w:tcW w:w="0" w:type="auto"/>
            <w:vAlign w:val="center"/>
            <w:hideMark/>
          </w:tcPr>
          <w:p w14:paraId="7CE40D8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 conversations</w:t>
            </w:r>
          </w:p>
        </w:tc>
        <w:tc>
          <w:tcPr>
            <w:tcW w:w="0" w:type="auto"/>
            <w:vAlign w:val="center"/>
            <w:hideMark/>
          </w:tcPr>
          <w:p w14:paraId="53E6E38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media</w:t>
            </w:r>
          </w:p>
        </w:tc>
        <w:tc>
          <w:tcPr>
            <w:tcW w:w="0" w:type="auto"/>
            <w:vAlign w:val="center"/>
            <w:hideMark/>
          </w:tcPr>
          <w:p w14:paraId="5BB2BD6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6000EC71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A540A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AE184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E5BB3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Interviews, lectures, events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4B6CD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 library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9B61B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12E59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9D0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4386D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Multimedia Conversations</w:t>
            </w:r>
          </w:p>
        </w:tc>
        <w:tc>
          <w:tcPr>
            <w:tcW w:w="0" w:type="auto"/>
            <w:vAlign w:val="center"/>
            <w:hideMark/>
          </w:tcPr>
          <w:p w14:paraId="449968A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TransMedia / digital storytelling</w:t>
            </w:r>
          </w:p>
        </w:tc>
        <w:tc>
          <w:tcPr>
            <w:tcW w:w="0" w:type="auto"/>
            <w:vAlign w:val="center"/>
            <w:hideMark/>
          </w:tcPr>
          <w:p w14:paraId="4C51D55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Multimedia presentation</w:t>
            </w:r>
          </w:p>
        </w:tc>
        <w:tc>
          <w:tcPr>
            <w:tcW w:w="0" w:type="auto"/>
            <w:vAlign w:val="center"/>
            <w:hideMark/>
          </w:tcPr>
          <w:p w14:paraId="7A726DA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Integrates original TransMedia concept</w:t>
            </w:r>
          </w:p>
        </w:tc>
      </w:tr>
      <w:tr w:rsidR="00A138A5" w:rsidRPr="00A138A5" w14:paraId="671C7C76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C69F44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NEWS &amp; EVENTS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7CBF15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 News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5F6C2B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and network news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698C91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news cards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E672C5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6CA66A4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DFB4E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2CBDD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Stories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7ACCF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 and transformation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16425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Human-centered storytelling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FB612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for Stanford-style approach</w:t>
            </w:r>
          </w:p>
        </w:tc>
      </w:tr>
      <w:tr w:rsidR="00A138A5" w:rsidRPr="00A138A5" w14:paraId="7459E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5CC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83DE7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Interviews</w:t>
            </w:r>
          </w:p>
        </w:tc>
        <w:tc>
          <w:tcPr>
            <w:tcW w:w="0" w:type="auto"/>
            <w:vAlign w:val="center"/>
            <w:hideMark/>
          </w:tcPr>
          <w:p w14:paraId="26F9459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Conversations with leaders and experts</w:t>
            </w:r>
          </w:p>
        </w:tc>
        <w:tc>
          <w:tcPr>
            <w:tcW w:w="0" w:type="auto"/>
            <w:vAlign w:val="center"/>
            <w:hideMark/>
          </w:tcPr>
          <w:p w14:paraId="43F019C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Editorial format</w:t>
            </w:r>
          </w:p>
        </w:tc>
        <w:tc>
          <w:tcPr>
            <w:tcW w:w="0" w:type="auto"/>
            <w:vAlign w:val="center"/>
            <w:hideMark/>
          </w:tcPr>
          <w:p w14:paraId="6D19082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2381BA33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E6069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97EC9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5BD12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Commentary and analysis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742B9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Editorial format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B86ED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3C711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0CE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E97DC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 Coverage</w:t>
            </w:r>
          </w:p>
        </w:tc>
        <w:tc>
          <w:tcPr>
            <w:tcW w:w="0" w:type="auto"/>
            <w:vAlign w:val="center"/>
            <w:hideMark/>
          </w:tcPr>
          <w:p w14:paraId="608AC5B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coverage</w:t>
            </w:r>
          </w:p>
        </w:tc>
        <w:tc>
          <w:tcPr>
            <w:tcW w:w="0" w:type="auto"/>
            <w:vAlign w:val="center"/>
            <w:hideMark/>
          </w:tcPr>
          <w:p w14:paraId="46CF941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 links</w:t>
            </w:r>
          </w:p>
        </w:tc>
        <w:tc>
          <w:tcPr>
            <w:tcW w:w="0" w:type="auto"/>
            <w:vAlign w:val="center"/>
            <w:hideMark/>
          </w:tcPr>
          <w:p w14:paraId="2471CA7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06F2E58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A57A5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5274A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 Releases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5214D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Official announcements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F664B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archive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823D1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619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B14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0A92F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Upcoming Events</w:t>
            </w:r>
          </w:p>
        </w:tc>
        <w:tc>
          <w:tcPr>
            <w:tcW w:w="0" w:type="auto"/>
            <w:vAlign w:val="center"/>
            <w:hideMark/>
          </w:tcPr>
          <w:p w14:paraId="29B4BA9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events</w:t>
            </w:r>
          </w:p>
        </w:tc>
        <w:tc>
          <w:tcPr>
            <w:tcW w:w="0" w:type="auto"/>
            <w:vAlign w:val="center"/>
            <w:hideMark/>
          </w:tcPr>
          <w:p w14:paraId="1567EB4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Calendar/cards</w:t>
            </w:r>
          </w:p>
        </w:tc>
        <w:tc>
          <w:tcPr>
            <w:tcW w:w="0" w:type="auto"/>
            <w:vAlign w:val="center"/>
            <w:hideMark/>
          </w:tcPr>
          <w:p w14:paraId="4EBAFA1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1331B117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78557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74BF6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Conferences &amp; Convenings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DEC8B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events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5C65A6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event pages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8750C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18B6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82F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A32B3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Webinars &amp; Training</w:t>
            </w:r>
          </w:p>
        </w:tc>
        <w:tc>
          <w:tcPr>
            <w:tcW w:w="0" w:type="auto"/>
            <w:vAlign w:val="center"/>
            <w:hideMark/>
          </w:tcPr>
          <w:p w14:paraId="16BEE5A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 and capacity-building events</w:t>
            </w:r>
          </w:p>
        </w:tc>
        <w:tc>
          <w:tcPr>
            <w:tcW w:w="0" w:type="auto"/>
            <w:vAlign w:val="center"/>
            <w:hideMark/>
          </w:tcPr>
          <w:p w14:paraId="347E1D3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Registration links</w:t>
            </w:r>
          </w:p>
        </w:tc>
        <w:tc>
          <w:tcPr>
            <w:tcW w:w="0" w:type="auto"/>
            <w:vAlign w:val="center"/>
            <w:hideMark/>
          </w:tcPr>
          <w:p w14:paraId="65340BD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2842CDD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8D87A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98D14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 Events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A0731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Archive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6B45E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 archive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65193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5A21A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FFD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97AD1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62D960F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GPS activities</w:t>
            </w:r>
          </w:p>
        </w:tc>
        <w:tc>
          <w:tcPr>
            <w:tcW w:w="0" w:type="auto"/>
            <w:vAlign w:val="center"/>
            <w:hideMark/>
          </w:tcPr>
          <w:p w14:paraId="4868DFE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calendar</w:t>
            </w:r>
          </w:p>
        </w:tc>
        <w:tc>
          <w:tcPr>
            <w:tcW w:w="0" w:type="auto"/>
            <w:vAlign w:val="center"/>
            <w:hideMark/>
          </w:tcPr>
          <w:p w14:paraId="7A639A4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D3F322D" w14:textId="77777777" w:rsidTr="00470D52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7E747B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GET INVOLVED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EB82B4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Become a Partner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A6101C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partnerships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68F32D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Application/contact form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E9D8D3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CTA</w:t>
            </w:r>
          </w:p>
        </w:tc>
      </w:tr>
      <w:tr w:rsidR="00A138A5" w:rsidRPr="00A138A5" w14:paraId="199F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AED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64DE7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the GPS Network</w:t>
            </w:r>
          </w:p>
        </w:tc>
        <w:tc>
          <w:tcPr>
            <w:tcW w:w="0" w:type="auto"/>
            <w:vAlign w:val="center"/>
            <w:hideMark/>
          </w:tcPr>
          <w:p w14:paraId="3FB7BCC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Individual/institutional network</w:t>
            </w:r>
          </w:p>
        </w:tc>
        <w:tc>
          <w:tcPr>
            <w:tcW w:w="0" w:type="auto"/>
            <w:vAlign w:val="center"/>
            <w:hideMark/>
          </w:tcPr>
          <w:p w14:paraId="06D1B23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35AF1AA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8B5006E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07571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A4A52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61CCC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 categories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F9937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 interface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9ACCF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activated</w:t>
            </w:r>
          </w:p>
        </w:tc>
      </w:tr>
      <w:tr w:rsidR="00A138A5" w:rsidRPr="00A138A5" w14:paraId="3B56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75B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56F42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Scholarships</w:t>
            </w:r>
          </w:p>
        </w:tc>
        <w:tc>
          <w:tcPr>
            <w:tcW w:w="0" w:type="auto"/>
            <w:vAlign w:val="center"/>
            <w:hideMark/>
          </w:tcPr>
          <w:p w14:paraId="11E0592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66C7F0DF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 listings</w:t>
            </w:r>
          </w:p>
        </w:tc>
        <w:tc>
          <w:tcPr>
            <w:tcW w:w="0" w:type="auto"/>
            <w:vAlign w:val="center"/>
            <w:hideMark/>
          </w:tcPr>
          <w:p w14:paraId="1F70897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1E5C1B59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AEFDF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51FB9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Fellowships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2EC53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50F9F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 listings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9265E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3938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E34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C9BCC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Internships</w:t>
            </w:r>
          </w:p>
        </w:tc>
        <w:tc>
          <w:tcPr>
            <w:tcW w:w="0" w:type="auto"/>
            <w:vAlign w:val="center"/>
            <w:hideMark/>
          </w:tcPr>
          <w:p w14:paraId="4F5B831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04C10C0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information</w:t>
            </w:r>
          </w:p>
        </w:tc>
        <w:tc>
          <w:tcPr>
            <w:tcW w:w="0" w:type="auto"/>
            <w:vAlign w:val="center"/>
            <w:hideMark/>
          </w:tcPr>
          <w:p w14:paraId="7CF7605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23FF9480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1D7A3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E7285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04461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Funding opportunities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018CB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80105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3582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C38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88C68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Calls for Papers</w:t>
            </w:r>
          </w:p>
        </w:tc>
        <w:tc>
          <w:tcPr>
            <w:tcW w:w="0" w:type="auto"/>
            <w:vAlign w:val="center"/>
            <w:hideMark/>
          </w:tcPr>
          <w:p w14:paraId="3B35691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opportunities</w:t>
            </w:r>
          </w:p>
        </w:tc>
        <w:tc>
          <w:tcPr>
            <w:tcW w:w="0" w:type="auto"/>
            <w:vAlign w:val="center"/>
            <w:hideMark/>
          </w:tcPr>
          <w:p w14:paraId="0B0D396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Listings + deadlines</w:t>
            </w:r>
          </w:p>
        </w:tc>
        <w:tc>
          <w:tcPr>
            <w:tcW w:w="0" w:type="auto"/>
            <w:vAlign w:val="center"/>
            <w:hideMark/>
          </w:tcPr>
          <w:p w14:paraId="155EDD3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41AB3CDB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001A8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0614B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Volunteer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54A2D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opportunities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F8ECF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A6F90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2F4DB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7ED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EFE8E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Careers</w:t>
            </w:r>
          </w:p>
        </w:tc>
        <w:tc>
          <w:tcPr>
            <w:tcW w:w="0" w:type="auto"/>
            <w:vAlign w:val="center"/>
            <w:hideMark/>
          </w:tcPr>
          <w:p w14:paraId="6BC78D2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Vacancies</w:t>
            </w:r>
          </w:p>
        </w:tc>
        <w:tc>
          <w:tcPr>
            <w:tcW w:w="0" w:type="auto"/>
            <w:vAlign w:val="center"/>
            <w:hideMark/>
          </w:tcPr>
          <w:p w14:paraId="617E44A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441D338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050BD8F9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90DCE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78806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a Program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E30FD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Targeted support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E380D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cards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D1F0B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138A5" w:rsidRPr="00A138A5" w14:paraId="7491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890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895AD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Donate</w:t>
            </w:r>
          </w:p>
        </w:tc>
        <w:tc>
          <w:tcPr>
            <w:tcW w:w="0" w:type="auto"/>
            <w:vAlign w:val="center"/>
            <w:hideMark/>
          </w:tcPr>
          <w:p w14:paraId="7B6FB16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support</w:t>
            </w:r>
          </w:p>
        </w:tc>
        <w:tc>
          <w:tcPr>
            <w:tcW w:w="0" w:type="auto"/>
            <w:vAlign w:val="center"/>
            <w:hideMark/>
          </w:tcPr>
          <w:p w14:paraId="06F532C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Prominent global button</w:t>
            </w:r>
          </w:p>
        </w:tc>
        <w:tc>
          <w:tcPr>
            <w:tcW w:w="0" w:type="auto"/>
            <w:vAlign w:val="center"/>
            <w:hideMark/>
          </w:tcPr>
          <w:p w14:paraId="07A8DF7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Visible throughout website</w:t>
            </w:r>
          </w:p>
        </w:tc>
      </w:tr>
      <w:tr w:rsidR="00A138A5" w:rsidRPr="00A138A5" w14:paraId="30007259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29178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779ED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152B9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inquiries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36345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form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83E54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C2F7CBA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 planning document identifies many of these components, including the Interactive Global Map, regional Knowledge Hubs, university partnerships, government and private-sector engagement, fellowships, South-South exchanges, policy and innovation training, and GPS Impact Stories. The proposed architecture retains them but reorganizes them around the visitor's journey. </w:t>
      </w:r>
    </w:p>
    <w:p w14:paraId="64D0AE7B" w14:textId="77777777" w:rsidR="00A138A5" w:rsidRPr="00A138A5" w:rsidRDefault="00000000" w:rsidP="00A1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502B3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C28664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HOMEPAGE SCHEMATIC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592"/>
        <w:gridCol w:w="3521"/>
        <w:gridCol w:w="2306"/>
      </w:tblGrid>
      <w:tr w:rsidR="00A138A5" w:rsidRPr="001F33A5" w14:paraId="415AF03C" w14:textId="77777777" w:rsidTr="001F33A5">
        <w:trPr>
          <w:tblHeader/>
          <w:tblCellSpacing w:w="15" w:type="dxa"/>
        </w:trPr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25AA7EC6" w14:textId="77777777" w:rsidR="00A138A5" w:rsidRPr="001F33A5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1F33A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HOMEPAGE SECTION</w:t>
            </w:r>
          </w:p>
        </w:tc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18CE409B" w14:textId="77777777" w:rsidR="00A138A5" w:rsidRPr="001F33A5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1F33A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3B914982" w14:textId="77777777" w:rsidR="00A138A5" w:rsidRPr="001F33A5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1F33A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PROPOSED CONTENT</w:t>
            </w:r>
          </w:p>
        </w:tc>
        <w:tc>
          <w:tcPr>
            <w:tcW w:w="0" w:type="auto"/>
            <w:shd w:val="clear" w:color="auto" w:fill="77206D" w:themeFill="accent5" w:themeFillShade="BF"/>
            <w:vAlign w:val="center"/>
            <w:hideMark/>
          </w:tcPr>
          <w:p w14:paraId="4FBDD9D7" w14:textId="77777777" w:rsidR="00A138A5" w:rsidRPr="001F33A5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</w:pPr>
            <w:r w:rsidRPr="001F33A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14:ligatures w14:val="none"/>
              </w:rPr>
              <w:t>VISUAL / DESIGN</w:t>
            </w:r>
          </w:p>
        </w:tc>
      </w:tr>
      <w:tr w:rsidR="00A138A5" w:rsidRPr="00A138A5" w14:paraId="1C21E385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8BF138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HERO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55DD55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Immediately explain GPS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BCDA77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Connecting Knowledge. Innovation. Enterprise. Policy.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B9E8A0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Powerful Global South imagery or short rotating visual</w:t>
            </w:r>
          </w:p>
        </w:tc>
      </w:tr>
      <w:tr w:rsidR="00A138A5" w:rsidRPr="00A138A5" w14:paraId="5719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28E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87F99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7FD1C1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Global Platform for the South brings together universities, governments, businesses, innovators, researchers, civil society, artists, and communities to co-create knowledge, solutions, and opportunities for the Global South.</w:t>
            </w:r>
          </w:p>
        </w:tc>
        <w:tc>
          <w:tcPr>
            <w:tcW w:w="0" w:type="auto"/>
            <w:vAlign w:val="center"/>
            <w:hideMark/>
          </w:tcPr>
          <w:p w14:paraId="799EAB2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text, large typography</w:t>
            </w:r>
          </w:p>
        </w:tc>
      </w:tr>
      <w:tr w:rsidR="00A138A5" w:rsidRPr="00A138A5" w14:paraId="4FDD3487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FE2DF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36850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99E97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Explore GPS</w:t>
            </w: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With 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9E02C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prominent CTA buttons</w:t>
            </w:r>
          </w:p>
        </w:tc>
      </w:tr>
      <w:tr w:rsidR="00A138A5" w:rsidRPr="00A138A5" w14:paraId="2745E04F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4350DA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2. THE GPS ECOSYSTEM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25903F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what makes GPS unique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BF9641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Generation ↔ Technology &amp; Innovation ↔ Enterprise ↔ Policy &amp; Public Leadership → Impact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982500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Interactive ecosystem diagram</w:t>
            </w:r>
          </w:p>
        </w:tc>
      </w:tr>
      <w:tr w:rsidR="00A138A5" w:rsidRPr="00A138A5" w14:paraId="24DBF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0B8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B5B87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72B48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Universities • Governments • Private Sector • Civil Society • Innovators • Communities</w:t>
            </w:r>
          </w:p>
        </w:tc>
        <w:tc>
          <w:tcPr>
            <w:tcW w:w="0" w:type="auto"/>
            <w:vAlign w:val="center"/>
            <w:hideMark/>
          </w:tcPr>
          <w:p w14:paraId="718560B5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Actors visually orbit/connect to GPS</w:t>
            </w:r>
          </w:p>
        </w:tc>
      </w:tr>
      <w:tr w:rsidR="00A138A5" w:rsidRPr="00A138A5" w14:paraId="562ED435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5B81A08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FEATURED INITIATIVES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2CB7B6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current priorities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348DCE0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Kigali Knowledge Week • GCUB General Assembly • Reparations Initiative • AI for the Global South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D4E76C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 large visual cards; dynamically changeable</w:t>
            </w:r>
          </w:p>
        </w:tc>
      </w:tr>
      <w:tr w:rsidR="00A138A5" w:rsidRPr="00A138A5" w14:paraId="6C093DA4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D8FC60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OUR GLOBAL NETWORK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FACCD0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GPS's geographic reach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342D1F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Kigali • Addis Ababa • Dakar • Accra • São Paulo • Martinique + partners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57D1E8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Interactive world map</w:t>
            </w:r>
          </w:p>
        </w:tc>
      </w:tr>
      <w:tr w:rsidR="00A138A5" w:rsidRPr="00A138A5" w14:paraId="60BD5E12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98EAE8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KNOWLEDGE FROM THE SOUTH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1CAEEF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 GPS as a knowledge producer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13EB68D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 Research • Policy Brief • GPS Outlook • SouthPlus • Podcast • Video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DEE0ED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Editorial/magazine-style presentation</w:t>
            </w:r>
          </w:p>
        </w:tc>
      </w:tr>
      <w:tr w:rsidR="00A138A5" w:rsidRPr="00A138A5" w14:paraId="4BFC148A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BCEC97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IMPACT STORIES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7135D1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knowledge translated into action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CE69E5C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→ Partnership → Implementation → Impact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655FDF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Human-centered photography and storytelling</w:t>
            </w:r>
          </w:p>
        </w:tc>
      </w:tr>
      <w:tr w:rsidR="00A138A5" w:rsidRPr="00A138A5" w14:paraId="6C520877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0ACD3F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NEWS &amp; EVENTS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14D734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site dynamic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34CCAAE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latest stories + 3 upcoming events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4084529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Cards + calendar links</w:t>
            </w:r>
          </w:p>
        </w:tc>
      </w:tr>
      <w:tr w:rsidR="00A138A5" w:rsidRPr="00A138A5" w14:paraId="6B378C54" w14:textId="77777777" w:rsidTr="001F33A5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21B9D84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 JOIN THE ECOSYSTEM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876942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visitors into participants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81EE67A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with GPS • Join the Network • Explore Opportunities • Support GPS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47C9A4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full-width closing CTA</w:t>
            </w:r>
          </w:p>
        </w:tc>
      </w:tr>
    </w:tbl>
    <w:p w14:paraId="4D0F5A24" w14:textId="77777777" w:rsidR="00A138A5" w:rsidRPr="00A138A5" w:rsidRDefault="00000000" w:rsidP="00A1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971A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01F902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THE GPS VISUAL SIGNATURE</w:t>
      </w:r>
    </w:p>
    <w:p w14:paraId="23BAAB14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t xml:space="preserve">I would ask the webmaster/designer to create </w:t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original interactive graphic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t xml:space="preserve"> that appears prominently on the homepage and can also be reused throughout the website:</w:t>
      </w:r>
    </w:p>
    <w:p w14:paraId="4B41E094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GPS ECOSYSTEM</w:t>
      </w:r>
    </w:p>
    <w:p w14:paraId="39515E17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GENERATION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  <w:t>↕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&amp; INNOVATION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  <w:t>↕</w:t>
      </w:r>
    </w:p>
    <w:p w14:paraId="01936769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GPS</w:t>
      </w:r>
    </w:p>
    <w:p w14:paraId="0EF2CC76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t>↕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  <w:t>↕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&amp; PUBLIC LEADERSHIP</w:t>
      </w:r>
    </w:p>
    <w:p w14:paraId="139A8FE1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↓</w:t>
      </w:r>
    </w:p>
    <w:p w14:paraId="2B8E74E2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&amp; SOCIAL TRANSFORMATION</w:t>
      </w:r>
    </w:p>
    <w:p w14:paraId="1326BE89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t>Surrounding and intersecting with this ecosystem:</w:t>
      </w:r>
    </w:p>
    <w:p w14:paraId="506840FB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UNIVERSITIES • GOVERNMENTS • PRIVATE SECTOR • CIVIL SOCIETY • INNOVATORS • COMMUNITIES</w:t>
      </w:r>
    </w:p>
    <w:p w14:paraId="4A91D003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t xml:space="preserve">The arrows should move </w:t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multiple directions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t>, because GPS does not see the relationship as linear. Knowledge can influence policy; policy can stimulate innovation; enterprise can generate new knowledge; communities can identify challenges that drive research and innovation.</w:t>
      </w:r>
    </w:p>
    <w:p w14:paraId="56E5D7C2" w14:textId="77777777" w:rsidR="00A138A5" w:rsidRPr="00A138A5" w:rsidRDefault="00000000" w:rsidP="00A1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D9BC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93110E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THREE QUESTIONS THE WEBSITE MUST ANSWER IMMEDIATELY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6613"/>
      </w:tblGrid>
      <w:tr w:rsidR="00A138A5" w:rsidRPr="00A138A5" w14:paraId="2947628B" w14:textId="77777777" w:rsidTr="001F33A5">
        <w:trPr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7022F4A" w14:textId="77777777" w:rsidR="00A138A5" w:rsidRPr="00A138A5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9DCDE41" w14:textId="77777777" w:rsidR="00A138A5" w:rsidRPr="00A138A5" w:rsidRDefault="00A138A5" w:rsidP="00A1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GPS ANSWER</w:t>
            </w:r>
          </w:p>
        </w:tc>
      </w:tr>
      <w:tr w:rsidR="00A138A5" w:rsidRPr="00A138A5" w14:paraId="204BF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3CF2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DO WE CONNECT?</w:t>
            </w:r>
          </w:p>
        </w:tc>
        <w:tc>
          <w:tcPr>
            <w:tcW w:w="0" w:type="auto"/>
            <w:vAlign w:val="center"/>
            <w:hideMark/>
          </w:tcPr>
          <w:p w14:paraId="2EDAF09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Universities, governments, businesses, civil society, innovators, researchers, artists, and communities</w:t>
            </w:r>
          </w:p>
        </w:tc>
      </w:tr>
      <w:tr w:rsidR="00A138A5" w:rsidRPr="00A138A5" w14:paraId="00E65AD9" w14:textId="77777777" w:rsidTr="001F33A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503676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DO WE CONNECT?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4616D3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Knowledge, innovation, enterprise, and policy</w:t>
            </w:r>
          </w:p>
        </w:tc>
      </w:tr>
      <w:tr w:rsidR="00A138A5" w:rsidRPr="00A138A5" w14:paraId="381A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E12B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DO WE CONNECT THEM?</w:t>
            </w:r>
          </w:p>
        </w:tc>
        <w:tc>
          <w:tcPr>
            <w:tcW w:w="0" w:type="auto"/>
            <w:vAlign w:val="center"/>
            <w:hideMark/>
          </w:tcPr>
          <w:p w14:paraId="1AC5FA27" w14:textId="77777777" w:rsidR="00A138A5" w:rsidRPr="00A138A5" w:rsidRDefault="00A138A5" w:rsidP="00A138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8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co-create solutions, opportunities, sustainable development, and societal impact across the Global South</w:t>
            </w:r>
          </w:p>
        </w:tc>
      </w:tr>
    </w:tbl>
    <w:p w14:paraId="68CA8A8D" w14:textId="77777777" w:rsidR="00A138A5" w:rsidRPr="00A138A5" w:rsidRDefault="00000000" w:rsidP="00A1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16708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323D5B" w14:textId="77777777" w:rsidR="00A138A5" w:rsidRPr="00A138A5" w:rsidRDefault="00A138A5" w:rsidP="00A13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FINAL DESIGN DIRECTION</w:t>
      </w:r>
    </w:p>
    <w:p w14:paraId="4B68A8BF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Stanford's visual elegance and storytelling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Harvard's information architecture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Berkeley's focus on global challenges and impact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OSC's institutional and governance clarity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GPS's unique interconnected ecosystem</w:t>
      </w:r>
    </w:p>
    <w:p w14:paraId="091E7551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detailed planning document should remain the GPS content bank and long-term roadmap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t xml:space="preserve">. It includes numerous future-facing elements—such as the Global South Data &amp; Foresight Platform, Impact Observatory, policy advisory programs, community-based initiatives, research repository, and long-term institutional sustainability strategy—that can be progressively activated as GPS develops. </w:t>
      </w:r>
    </w:p>
    <w:p w14:paraId="7087544D" w14:textId="77777777" w:rsidR="00A138A5" w:rsidRPr="00A138A5" w:rsidRDefault="00A138A5" w:rsidP="00A1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8A5">
        <w:rPr>
          <w:rFonts w:ascii="Times New Roman" w:eastAsia="Times New Roman" w:hAnsi="Times New Roman" w:cs="Times New Roman"/>
          <w:kern w:val="0"/>
          <w14:ligatures w14:val="none"/>
        </w:rPr>
        <w:t xml:space="preserve">The table above, however, should become the </w:t>
      </w:r>
      <w:r w:rsidRPr="00A1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webmaster's schematic blueprint for the user-facing website</w:t>
      </w:r>
      <w:r w:rsidRPr="00A138A5">
        <w:rPr>
          <w:rFonts w:ascii="Times New Roman" w:eastAsia="Times New Roman" w:hAnsi="Times New Roman" w:cs="Times New Roman"/>
          <w:kern w:val="0"/>
          <w14:ligatures w14:val="none"/>
        </w:rPr>
        <w:t>. It gives him a clear hierarchy while leaving enough flexibility to develop the visual and technical implementation.</w:t>
      </w:r>
    </w:p>
    <w:p w14:paraId="00283889" w14:textId="77777777" w:rsidR="006C7EAE" w:rsidRDefault="006C7EAE"/>
    <w:sectPr w:rsidR="006C7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JIHA RAZA RIZVI">
    <w15:presenceInfo w15:providerId="Windows Live" w15:userId="bc6109d548fe98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A5"/>
    <w:rsid w:val="001979B4"/>
    <w:rsid w:val="001F33A5"/>
    <w:rsid w:val="003176BA"/>
    <w:rsid w:val="00470D52"/>
    <w:rsid w:val="006C7EAE"/>
    <w:rsid w:val="007830E3"/>
    <w:rsid w:val="0078665D"/>
    <w:rsid w:val="0090037E"/>
    <w:rsid w:val="009B38A9"/>
    <w:rsid w:val="009D7363"/>
    <w:rsid w:val="00A138A5"/>
    <w:rsid w:val="00AC5BD4"/>
    <w:rsid w:val="00B8112D"/>
    <w:rsid w:val="00BD3A96"/>
    <w:rsid w:val="00CA7BC4"/>
    <w:rsid w:val="00EA67A5"/>
    <w:rsid w:val="00F71E83"/>
    <w:rsid w:val="00FD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1F77"/>
  <w15:chartTrackingRefBased/>
  <w15:docId w15:val="{732099B1-D0AB-8A45-8B11-193C493F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3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38A5"/>
    <w:rPr>
      <w:b/>
      <w:bCs/>
    </w:rPr>
  </w:style>
  <w:style w:type="character" w:styleId="Emphasis">
    <w:name w:val="Emphasis"/>
    <w:basedOn w:val="DefaultParagraphFont"/>
    <w:uiPriority w:val="20"/>
    <w:qFormat/>
    <w:rsid w:val="00A138A5"/>
    <w:rPr>
      <w:i/>
      <w:iCs/>
    </w:rPr>
  </w:style>
  <w:style w:type="paragraph" w:styleId="Revision">
    <w:name w:val="Revision"/>
    <w:hidden/>
    <w:uiPriority w:val="99"/>
    <w:semiHidden/>
    <w:rsid w:val="007830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9</Pages>
  <Words>1672</Words>
  <Characters>9533</Characters>
  <Application>Microsoft Office Word</Application>
  <DocSecurity>0</DocSecurity>
  <Lines>79</Lines>
  <Paragraphs>22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Karegeye, Jean-Pierre</dc:creator>
  <cp:keywords/>
  <dc:description/>
  <cp:lastModifiedBy>WAJIHA RAZA RIZVI</cp:lastModifiedBy>
  <cp:revision>6</cp:revision>
  <dcterms:created xsi:type="dcterms:W3CDTF">2026-07-21T17:14:00Z</dcterms:created>
  <dcterms:modified xsi:type="dcterms:W3CDTF">2026-07-22T13:31:00Z</dcterms:modified>
</cp:coreProperties>
</file>